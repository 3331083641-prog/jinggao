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科研材料合规验证研究</w:t>
      </w:r>
    </w:p>
    <w:p>
      <w:r>
        <w:t>本文件为自主生成的合成测试材料，不含真实个人信息。</w:t>
      </w:r>
    </w:p>
    <w:p>
      <w:r>
        <w:t>作者单位：验证大学信息学院。</w:t>
      </w:r>
    </w:p>
    <w:p>
      <w:r>
        <w:t>邮箱：synthetic@example.org</w:t>
      </w:r>
    </w:p>
    <w:p>
      <w:r>
        <w:t>隐藏信息：</w:t>
      </w:r>
      <w:r>
        <w:rPr>
          <w:vanish/>
        </w:rPr>
        <w:t>学校：验证大学</w:t>
      </w:r>
    </w:p>
    <w:p>
      <w:r>
        <w:t>修订记录：</w:t>
      </w:r>
      <w:ins w:id="1" w:author="合成审阅者">
        <w:r>
          <w:t>导师：测试导师</w:t>
        </w:r>
      </w:ins>
    </w:p>
    <w:p>
      <w:r>
        <w:drawing>
          <wp:inline xmlns:a="http://schemas.openxmlformats.org/drawingml/2006/main" xmlns:pic="http://schemas.openxmlformats.org/drawingml/2006/picture">
            <wp:extent cx="13335000" cy="546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-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0" cy="54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2">
        <w:r>
          <w:t>学校网页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合成审阅者">
    <w:p>
      <w:r>
        <w:t>作者姓名尚未删除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作者：测试姓名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验证大学 · 测试页眉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example.edu.cn/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合成作者</dc:creator>
  <cp:keywords/>
  <dc:description>generated by python-docx</dc:description>
  <cp:lastModifiedBy>合成导师</cp:lastModifiedBy>
  <cp:revision>1</cp:revision>
  <dcterms:created xsi:type="dcterms:W3CDTF">2013-12-23T23:15:00Z</dcterms:created>
  <dcterms:modified xsi:type="dcterms:W3CDTF">2013-12-23T23:15:00Z</dcterms:modified>
  <cp:category/>
</cp:coreProperties>
</file>